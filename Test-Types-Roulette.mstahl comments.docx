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5137" w14:textId="77777777" w:rsidR="002673E6" w:rsidRPr="002673E6" w:rsidRDefault="002673E6" w:rsidP="002673E6">
      <w:pPr>
        <w:rPr>
          <w:lang w:val="en-IL"/>
        </w:rPr>
      </w:pPr>
      <w:commentRangeStart w:id="0"/>
      <w:r w:rsidRPr="002673E6">
        <w:rPr>
          <w:b/>
          <w:bCs/>
          <w:lang w:val="en-IL"/>
        </w:rPr>
        <w:t># Product Requirements Document (PRD)</w:t>
      </w:r>
      <w:commentRangeEnd w:id="0"/>
      <w:r w:rsidR="00131A56" w:rsidRPr="002673E6">
        <w:rPr>
          <w:rStyle w:val="CommentReference"/>
          <w:sz w:val="24"/>
          <w:szCs w:val="24"/>
          <w:lang w:val="en-IL"/>
        </w:rPr>
        <w:commentReference w:id="0"/>
      </w:r>
    </w:p>
    <w:p w14:paraId="66529753" w14:textId="77777777" w:rsidR="002673E6" w:rsidRPr="002673E6" w:rsidRDefault="002673E6" w:rsidP="002673E6">
      <w:pPr>
        <w:rPr>
          <w:lang w:val="en-IL"/>
        </w:rPr>
      </w:pPr>
    </w:p>
    <w:p w14:paraId="09843E05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**Project Name:**</w:t>
      </w:r>
      <w:r w:rsidRPr="002673E6">
        <w:rPr>
          <w:lang w:val="en-IL"/>
        </w:rPr>
        <w:t xml:space="preserve"> "Bug Roulette" — Software Testing Classroom Web Application  </w:t>
      </w:r>
    </w:p>
    <w:p w14:paraId="314C0AC0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**Document Version:**</w:t>
      </w:r>
      <w:r w:rsidRPr="002673E6">
        <w:rPr>
          <w:lang w:val="en-IL"/>
        </w:rPr>
        <w:t xml:space="preserve"> 1.2 (Product Focus)  </w:t>
      </w:r>
    </w:p>
    <w:p w14:paraId="4D4545C9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**Target Audience:**</w:t>
      </w:r>
      <w:r w:rsidRPr="002673E6">
        <w:rPr>
          <w:lang w:val="en-IL"/>
        </w:rPr>
        <w:t xml:space="preserve"> Software Testing Course Faculty &amp; Students  </w:t>
      </w:r>
    </w:p>
    <w:p w14:paraId="75930848" w14:textId="77777777" w:rsidR="002673E6" w:rsidRPr="002673E6" w:rsidRDefault="002673E6" w:rsidP="002673E6">
      <w:pPr>
        <w:rPr>
          <w:lang w:val="en-IL"/>
        </w:rPr>
      </w:pPr>
    </w:p>
    <w:p w14:paraId="24B1B150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---</w:t>
      </w:r>
    </w:p>
    <w:p w14:paraId="4FEC06FB" w14:textId="77777777" w:rsidR="002673E6" w:rsidRPr="002673E6" w:rsidRDefault="002673E6" w:rsidP="002673E6">
      <w:pPr>
        <w:rPr>
          <w:lang w:val="en-IL"/>
        </w:rPr>
      </w:pPr>
    </w:p>
    <w:p w14:paraId="2CD49883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 1. Executive Summary &amp; Pedagogical Goals</w:t>
      </w:r>
    </w:p>
    <w:p w14:paraId="72EB9E72" w14:textId="77777777" w:rsidR="002673E6" w:rsidRPr="002673E6" w:rsidRDefault="002673E6" w:rsidP="002673E6">
      <w:pPr>
        <w:rPr>
          <w:lang w:val="en-IL"/>
        </w:rPr>
      </w:pPr>
    </w:p>
    <w:p w14:paraId="542A78D8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### 1.1 Objective</w:t>
      </w:r>
    </w:p>
    <w:p w14:paraId="7C6AD300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"Bug Roulette" is a realistic, web-based user registration application designed for university-level Software Testing courses. On their first visit, each student is secretly and randomly assigned a distinct "Application Variant." While the interface appears identical on the surface, each variant is seeded with a specific defect representing a fundamental </w:t>
      </w:r>
      <w:r w:rsidRPr="002673E6">
        <w:rPr>
          <w:b/>
          <w:bCs/>
          <w:lang w:val="en-IL"/>
        </w:rPr>
        <w:t>**Software Testing Type**</w:t>
      </w:r>
      <w:r w:rsidRPr="002673E6">
        <w:rPr>
          <w:lang w:val="en-IL"/>
        </w:rPr>
        <w:t>.</w:t>
      </w:r>
    </w:p>
    <w:p w14:paraId="292DB3B8" w14:textId="77777777" w:rsidR="002673E6" w:rsidRPr="002673E6" w:rsidRDefault="002673E6" w:rsidP="002673E6">
      <w:pPr>
        <w:rPr>
          <w:lang w:val="en-IL"/>
        </w:rPr>
      </w:pPr>
    </w:p>
    <w:p w14:paraId="5954521D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### 1.2 Learning Outcomes</w:t>
      </w:r>
    </w:p>
    <w:p w14:paraId="12DF0C30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**Broaden Testing Perspective:**</w:t>
      </w:r>
      <w:r w:rsidRPr="002673E6">
        <w:rPr>
          <w:lang w:val="en-IL"/>
        </w:rPr>
        <w:t xml:space="preserve"> Move students beyond basic functional testing toward multi-dimensional testing (Security, Accessibility, Usability, Performance, </w:t>
      </w:r>
      <w:commentRangeStart w:id="1"/>
      <w:r w:rsidRPr="002673E6">
        <w:rPr>
          <w:lang w:val="en-IL"/>
        </w:rPr>
        <w:t>Metamorphic</w:t>
      </w:r>
      <w:commentRangeEnd w:id="1"/>
      <w:r w:rsidR="003C22BA" w:rsidRPr="002673E6">
        <w:rPr>
          <w:rStyle w:val="CommentReference"/>
          <w:sz w:val="24"/>
          <w:szCs w:val="24"/>
          <w:lang w:val="en-IL"/>
        </w:rPr>
        <w:commentReference w:id="1"/>
      </w:r>
      <w:r w:rsidRPr="002673E6">
        <w:rPr>
          <w:lang w:val="en-IL"/>
        </w:rPr>
        <w:t>, Localization, etc.).</w:t>
      </w:r>
    </w:p>
    <w:p w14:paraId="11E34543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**Encourage Independent Discovery:**</w:t>
      </w:r>
      <w:r w:rsidRPr="002673E6">
        <w:rPr>
          <w:lang w:val="en-IL"/>
        </w:rPr>
        <w:t xml:space="preserve"> Prevent students from copying peer bug reports, as adjacent classmates will encounter completely different failure modes.</w:t>
      </w:r>
    </w:p>
    <w:p w14:paraId="56E4DB2D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**Practice Black-Box Methodologies:**</w:t>
      </w:r>
      <w:r w:rsidRPr="002673E6">
        <w:rPr>
          <w:lang w:val="en-IL"/>
        </w:rPr>
        <w:t xml:space="preserve"> Force students to use structured black-box heuristics, browser tools, metamorphic relations, and input variation to isolate and document root causes.</w:t>
      </w:r>
    </w:p>
    <w:p w14:paraId="24B94443" w14:textId="77777777" w:rsidR="002673E6" w:rsidRPr="002673E6" w:rsidRDefault="002673E6" w:rsidP="002673E6">
      <w:pPr>
        <w:rPr>
          <w:lang w:val="en-IL"/>
        </w:rPr>
      </w:pPr>
    </w:p>
    <w:p w14:paraId="727C7BEE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### 1.3 Operational Context &amp; Student Deliverables</w:t>
      </w:r>
    </w:p>
    <w:p w14:paraId="2CAB3F24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**External Bug Tracking:**</w:t>
      </w:r>
      <w:r w:rsidRPr="002673E6">
        <w:rPr>
          <w:lang w:val="en-IL"/>
        </w:rPr>
        <w:t xml:space="preserve"> The application itself </w:t>
      </w:r>
      <w:r w:rsidRPr="002673E6">
        <w:rPr>
          <w:b/>
          <w:bCs/>
          <w:lang w:val="en-IL"/>
        </w:rPr>
        <w:t>**does not**</w:t>
      </w:r>
      <w:r w:rsidRPr="002673E6">
        <w:rPr>
          <w:lang w:val="en-IL"/>
        </w:rPr>
        <w:t xml:space="preserve"> contain a built-in bug reporting form. Students will log discovered defects in an external tool chosen by the instructor (e.g., Jira, GitHub Issues, Trello, or Google Forms).</w:t>
      </w:r>
    </w:p>
    <w:p w14:paraId="40A20E49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lastRenderedPageBreak/>
        <w:t xml:space="preserve">*   </w:t>
      </w:r>
      <w:r w:rsidRPr="002673E6">
        <w:rPr>
          <w:b/>
          <w:bCs/>
          <w:lang w:val="en-IL"/>
        </w:rPr>
        <w:t>**Deliverable:**</w:t>
      </w:r>
      <w:r w:rsidRPr="002673E6">
        <w:rPr>
          <w:lang w:val="en-IL"/>
        </w:rPr>
        <w:t xml:space="preserve"> Students submit formal bug reports externally, detailing steps to reproduce, expected vs. actual behavior, severity, and identifying the overarching </w:t>
      </w:r>
      <w:r w:rsidRPr="002673E6">
        <w:rPr>
          <w:b/>
          <w:bCs/>
          <w:lang w:val="en-IL"/>
        </w:rPr>
        <w:t>**Testing Type**</w:t>
      </w:r>
      <w:r w:rsidRPr="002673E6">
        <w:rPr>
          <w:lang w:val="en-IL"/>
        </w:rPr>
        <w:t xml:space="preserve"> demonstrated by their variant.</w:t>
      </w:r>
    </w:p>
    <w:p w14:paraId="240AE7EE" w14:textId="77777777" w:rsidR="002673E6" w:rsidRPr="002673E6" w:rsidRDefault="002673E6" w:rsidP="002673E6">
      <w:pPr>
        <w:rPr>
          <w:lang w:val="en-IL"/>
        </w:rPr>
      </w:pPr>
    </w:p>
    <w:p w14:paraId="51704E08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---</w:t>
      </w:r>
    </w:p>
    <w:p w14:paraId="5C6E6810" w14:textId="77777777" w:rsidR="002673E6" w:rsidRPr="002673E6" w:rsidRDefault="002673E6" w:rsidP="002673E6">
      <w:pPr>
        <w:rPr>
          <w:lang w:val="en-IL"/>
        </w:rPr>
      </w:pPr>
    </w:p>
    <w:p w14:paraId="129B21E1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 2. Core User Flow (The Baseline App)</w:t>
      </w:r>
    </w:p>
    <w:p w14:paraId="646F7613" w14:textId="77777777" w:rsidR="002673E6" w:rsidRPr="002673E6" w:rsidRDefault="002673E6" w:rsidP="002673E6">
      <w:pPr>
        <w:rPr>
          <w:lang w:val="en-IL"/>
        </w:rPr>
      </w:pPr>
    </w:p>
    <w:p w14:paraId="23119FBB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The application models a standard two-page onboarding flow:</w:t>
      </w:r>
    </w:p>
    <w:p w14:paraId="762980D4" w14:textId="77777777" w:rsidR="002673E6" w:rsidRPr="002673E6" w:rsidRDefault="002673E6" w:rsidP="002673E6">
      <w:pPr>
        <w:rPr>
          <w:lang w:val="en-IL"/>
        </w:rPr>
      </w:pPr>
    </w:p>
    <w:p w14:paraId="31403230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1.  </w:t>
      </w:r>
      <w:r w:rsidRPr="002673E6">
        <w:rPr>
          <w:b/>
          <w:bCs/>
          <w:lang w:val="en-IL"/>
        </w:rPr>
        <w:t>**Registration Page:**</w:t>
      </w:r>
    </w:p>
    <w:p w14:paraId="06D227F1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r w:rsidRPr="002673E6">
        <w:rPr>
          <w:b/>
          <w:bCs/>
          <w:lang w:val="en-IL"/>
        </w:rPr>
        <w:t>**Form Fields:**</w:t>
      </w:r>
      <w:r w:rsidRPr="002673E6">
        <w:rPr>
          <w:lang w:val="en-IL"/>
        </w:rPr>
        <w:t xml:space="preserve"> First Name, Last Name, Email Address, Password, Confirm Password, Country (Dropdown), and </w:t>
      </w:r>
      <w:r w:rsidRPr="002673E6">
        <w:rPr>
          <w:b/>
          <w:bCs/>
          <w:lang w:val="en-IL"/>
        </w:rPr>
        <w:t>**Account Tier / License Count**</w:t>
      </w:r>
      <w:r w:rsidRPr="002673E6">
        <w:rPr>
          <w:lang w:val="en-IL"/>
        </w:rPr>
        <w:t xml:space="preserve"> (Numeric slider or input for team seats).</w:t>
      </w:r>
    </w:p>
    <w:p w14:paraId="47530D7C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r w:rsidRPr="002673E6">
        <w:rPr>
          <w:b/>
          <w:bCs/>
          <w:lang w:val="en-IL"/>
        </w:rPr>
        <w:t>**Form Actions:**</w:t>
      </w:r>
      <w:r w:rsidRPr="002673E6">
        <w:rPr>
          <w:lang w:val="en-IL"/>
        </w:rPr>
        <w:t xml:space="preserve"> "Submit Account" button and "Reset Form" button.</w:t>
      </w:r>
    </w:p>
    <w:p w14:paraId="58392C15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r w:rsidRPr="002673E6">
        <w:rPr>
          <w:b/>
          <w:bCs/>
          <w:lang w:val="en-IL"/>
        </w:rPr>
        <w:t>**Expected Client Behavior:**</w:t>
      </w:r>
      <w:r w:rsidRPr="002673E6">
        <w:rPr>
          <w:lang w:val="en-IL"/>
        </w:rPr>
        <w:t xml:space="preserve"> Basic validation (required fields, matching passwords, standard email formatting, linear pricing calculations).</w:t>
      </w:r>
    </w:p>
    <w:p w14:paraId="245CF9E5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2.  </w:t>
      </w:r>
      <w:r w:rsidRPr="002673E6">
        <w:rPr>
          <w:b/>
          <w:bCs/>
          <w:lang w:val="en-IL"/>
        </w:rPr>
        <w:t>**Dashboard Page:**</w:t>
      </w:r>
    </w:p>
    <w:p w14:paraId="1DEB9EFC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A welcome screen displaying a success confirmation: </w:t>
      </w:r>
      <w:r w:rsidRPr="002673E6">
        <w:rPr>
          <w:i/>
          <w:iCs/>
          <w:lang w:val="en-IL"/>
        </w:rPr>
        <w:t>*"Welcome aboard, [First Name]!"*</w:t>
      </w:r>
      <w:r w:rsidRPr="002673E6">
        <w:rPr>
          <w:lang w:val="en-IL"/>
        </w:rPr>
        <w:t xml:space="preserve"> along with a summary of their submitted profile data, assigned country, and selected account tier details.</w:t>
      </w:r>
    </w:p>
    <w:p w14:paraId="733EE663" w14:textId="77777777" w:rsidR="002673E6" w:rsidRPr="002673E6" w:rsidRDefault="002673E6" w:rsidP="002673E6">
      <w:pPr>
        <w:rPr>
          <w:lang w:val="en-IL"/>
        </w:rPr>
      </w:pPr>
    </w:p>
    <w:p w14:paraId="4F1950AF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---</w:t>
      </w:r>
    </w:p>
    <w:p w14:paraId="193938FF" w14:textId="77777777" w:rsidR="002673E6" w:rsidRPr="002673E6" w:rsidRDefault="002673E6" w:rsidP="002673E6">
      <w:pPr>
        <w:rPr>
          <w:lang w:val="en-IL"/>
        </w:rPr>
      </w:pPr>
    </w:p>
    <w:p w14:paraId="434C45EF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 3. Variant Assignment &amp; Engine Behavior</w:t>
      </w:r>
    </w:p>
    <w:p w14:paraId="6023BD9C" w14:textId="77777777" w:rsidR="002673E6" w:rsidRPr="002673E6" w:rsidRDefault="002673E6" w:rsidP="002673E6">
      <w:pPr>
        <w:rPr>
          <w:lang w:val="en-IL"/>
        </w:rPr>
      </w:pPr>
    </w:p>
    <w:p w14:paraId="562DF711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1.  </w:t>
      </w:r>
      <w:r w:rsidRPr="002673E6">
        <w:rPr>
          <w:b/>
          <w:bCs/>
          <w:lang w:val="en-IL"/>
        </w:rPr>
        <w:t>**Initial Load &amp; Persistence:**</w:t>
      </w:r>
      <w:r w:rsidRPr="002673E6">
        <w:rPr>
          <w:lang w:val="en-IL"/>
        </w:rPr>
        <w:t xml:space="preserve"> When a student accesses the site for the first time, the application randomly assigns them an integer ID (`0` through `9`). This assignment persists across reloads and navigations </w:t>
      </w:r>
      <w:commentRangeStart w:id="2"/>
      <w:r w:rsidRPr="002673E6">
        <w:rPr>
          <w:lang w:val="en-IL"/>
        </w:rPr>
        <w:t>within the same browser session.</w:t>
      </w:r>
      <w:commentRangeEnd w:id="2"/>
      <w:r w:rsidR="00771573" w:rsidRPr="002673E6">
        <w:rPr>
          <w:rStyle w:val="CommentReference"/>
          <w:sz w:val="24"/>
          <w:szCs w:val="24"/>
          <w:lang w:val="en-IL"/>
        </w:rPr>
        <w:commentReference w:id="2"/>
      </w:r>
    </w:p>
    <w:p w14:paraId="3C6C2882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2.  </w:t>
      </w:r>
      <w:r w:rsidRPr="002673E6">
        <w:rPr>
          <w:b/>
          <w:bCs/>
          <w:lang w:val="en-IL"/>
        </w:rPr>
        <w:t>**Stealth Execution:**</w:t>
      </w:r>
      <w:r w:rsidRPr="002673E6">
        <w:rPr>
          <w:lang w:val="en-IL"/>
        </w:rPr>
        <w:t xml:space="preserve"> The student is given no visual indication that they are running a variant. The core application workflow looks normal until the specific testing scenario is triggered.</w:t>
      </w:r>
    </w:p>
    <w:p w14:paraId="1C5ADB32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3.  </w:t>
      </w:r>
      <w:r w:rsidRPr="002673E6">
        <w:rPr>
          <w:b/>
          <w:bCs/>
          <w:lang w:val="en-IL"/>
        </w:rPr>
        <w:t>**Variant Behaviors:**</w:t>
      </w:r>
    </w:p>
    <w:p w14:paraId="6497CA14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commentRangeStart w:id="3"/>
      <w:r w:rsidRPr="002673E6">
        <w:rPr>
          <w:b/>
          <w:bCs/>
          <w:lang w:val="en-IL"/>
        </w:rPr>
        <w:t>**UI/Visual Defects**</w:t>
      </w:r>
      <w:r w:rsidRPr="002673E6">
        <w:rPr>
          <w:lang w:val="en-IL"/>
        </w:rPr>
        <w:t xml:space="preserve"> </w:t>
      </w:r>
      <w:commentRangeEnd w:id="3"/>
      <w:r w:rsidR="00D05E3F" w:rsidRPr="002673E6">
        <w:rPr>
          <w:rStyle w:val="CommentReference"/>
          <w:sz w:val="24"/>
          <w:szCs w:val="24"/>
          <w:lang w:val="en-IL"/>
        </w:rPr>
        <w:commentReference w:id="3"/>
      </w:r>
      <w:r w:rsidRPr="002673E6">
        <w:rPr>
          <w:lang w:val="en-IL"/>
        </w:rPr>
        <w:t>alter visual rendering, viewport layout, or DOM interaction directly on the page.</w:t>
      </w:r>
    </w:p>
    <w:p w14:paraId="2E3054F5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r w:rsidRPr="002673E6">
        <w:rPr>
          <w:b/>
          <w:bCs/>
          <w:lang w:val="en-IL"/>
        </w:rPr>
        <w:t>**Data/Process Defects**</w:t>
      </w:r>
      <w:r w:rsidRPr="002673E6">
        <w:rPr>
          <w:lang w:val="en-IL"/>
        </w:rPr>
        <w:t xml:space="preserve"> alter form processing, validation rules, </w:t>
      </w:r>
      <w:r w:rsidRPr="009C21A0">
        <w:rPr>
          <w:strike/>
          <w:lang w:val="en-IL"/>
        </w:rPr>
        <w:t>metamorphic calculations</w:t>
      </w:r>
      <w:r w:rsidRPr="002673E6">
        <w:rPr>
          <w:lang w:val="en-IL"/>
        </w:rPr>
        <w:t>, delays, or response handling when the form is submitted.</w:t>
      </w:r>
    </w:p>
    <w:p w14:paraId="0F37FFDE" w14:textId="77777777" w:rsidR="002673E6" w:rsidRPr="002673E6" w:rsidRDefault="002673E6" w:rsidP="002673E6">
      <w:pPr>
        <w:rPr>
          <w:lang w:val="en-IL"/>
        </w:rPr>
      </w:pPr>
    </w:p>
    <w:p w14:paraId="725F9859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---</w:t>
      </w:r>
    </w:p>
    <w:p w14:paraId="58649115" w14:textId="77777777" w:rsidR="002673E6" w:rsidRPr="002673E6" w:rsidRDefault="002673E6" w:rsidP="002673E6">
      <w:pPr>
        <w:rPr>
          <w:lang w:val="en-IL"/>
        </w:rPr>
      </w:pPr>
    </w:p>
    <w:p w14:paraId="251EAB1F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 4. The Variant Matrix (The 10 Testing Types)</w:t>
      </w:r>
    </w:p>
    <w:p w14:paraId="120EB64C" w14:textId="77777777" w:rsidR="002673E6" w:rsidRPr="002673E6" w:rsidRDefault="002673E6" w:rsidP="002673E6">
      <w:pPr>
        <w:rPr>
          <w:lang w:val="en-IL"/>
        </w:rPr>
      </w:pPr>
    </w:p>
    <w:tbl>
      <w:tblPr>
        <w:tblW w:w="8905" w:type="dxa"/>
        <w:tblLook w:val="04A0" w:firstRow="1" w:lastRow="0" w:firstColumn="1" w:lastColumn="0" w:noHBand="0" w:noVBand="1"/>
      </w:tblPr>
      <w:tblGrid>
        <w:gridCol w:w="720"/>
        <w:gridCol w:w="1964"/>
        <w:gridCol w:w="3402"/>
        <w:gridCol w:w="2819"/>
      </w:tblGrid>
      <w:tr w:rsidR="00431A57" w:rsidRPr="00431A57" w14:paraId="4D7F8C45" w14:textId="77777777" w:rsidTr="00431A57">
        <w:trPr>
          <w:trHeight w:val="312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6C3C5" w14:textId="2FD74F14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ID 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14AA4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Testing Type Category </w:t>
            </w:r>
          </w:p>
        </w:tc>
        <w:tc>
          <w:tcPr>
            <w:tcW w:w="3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69229B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Seeded Product Defect Description </w:t>
            </w:r>
          </w:p>
        </w:tc>
        <w:tc>
          <w:tcPr>
            <w:tcW w:w="2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19AE1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Metamorphic / Oracle Expected Finding </w:t>
            </w:r>
          </w:p>
        </w:tc>
      </w:tr>
      <w:tr w:rsidR="00431A57" w:rsidRPr="00431A57" w14:paraId="11F7C62C" w14:textId="77777777" w:rsidTr="00431A57">
        <w:trPr>
          <w:trHeight w:val="312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0770" w14:textId="00A7A6DC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6B1B65" w14:textId="66D6FD9F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Control / Golden Path 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6C503" w14:textId="25277332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No Defect: Application behaves flawlessly end-to-end.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0DD54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Baseline confirmation; zero defects found. </w:t>
            </w:r>
          </w:p>
        </w:tc>
      </w:tr>
      <w:tr w:rsidR="00431A57" w:rsidRPr="00431A57" w14:paraId="5EFA1366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A339D" w14:textId="0B9E465D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4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1 </w:t>
            </w:r>
            <w:commentRangeEnd w:id="4"/>
            <w:r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4"/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AFFA1" w14:textId="1AC68A91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Negative Testing 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D850C" w14:textId="2445277A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Unhandled Invalid Input: Inputting special characters (`&lt;script&gt;`, `'`, `"`) or malformed data bypasses validation and causes a raw, unhandled server crash page with a stack trace.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761B17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System fails gracefully on unexpected inputs instead of showing clean error messages. </w:t>
            </w:r>
          </w:p>
        </w:tc>
      </w:tr>
      <w:tr w:rsidR="00431A57" w:rsidRPr="00431A57" w14:paraId="3B50AC07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72C49" w14:textId="33FE0128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5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2 </w:t>
            </w:r>
            <w:commentRangeEnd w:id="5"/>
            <w:r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5"/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FACC82" w14:textId="52DF29D3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Boundary Value Testing 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843E7E" w14:textId="2E0402CD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Off-by-One Field Rules: The stated requirement is *"Password must be 8–16 characters."* The app accepts 9–15 characters, but throws a validation error on exactly 8 and exactly 16 characters.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5E2224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Boundaries (min/max limits) are miscalculated by the system. </w:t>
            </w:r>
          </w:p>
        </w:tc>
      </w:tr>
      <w:tr w:rsidR="00431A57" w:rsidRPr="00431A57" w14:paraId="25FD772A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44B88" w14:textId="064F69B4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262B7" w14:textId="48C17A8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6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Performance / Latency </w:t>
            </w:r>
            <w:commentRangeEnd w:id="6"/>
            <w:r w:rsidR="00163A39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6"/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1FD2B" w14:textId="5A5412B9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Uncommunicated System Delays: Processing the registration takes an artificial 6 seconds, during which the UI provides zero loading feedback and leaves buttons active.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A29AC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Lack of response feedback leads to user frustration and multiple unintended submissions. </w:t>
            </w:r>
          </w:p>
        </w:tc>
      </w:tr>
      <w:tr w:rsidR="00431A57" w:rsidRPr="00431A57" w14:paraId="74E4089A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4B45" w14:textId="6C290D2A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4154B6" w14:textId="393CD5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commentRangeStart w:id="7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Security Testing </w:t>
            </w:r>
            <w:commentRangeEnd w:id="7"/>
            <w:r w:rsidR="00DA5EF0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7"/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5B77E5" w14:textId="4514382A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Sensitive Data Leakage: On successful registration, the application redirects to the dashboard with the user's password visible in plain text in the address bar URL.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138BB8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Confidential user credentials are exposed via GET query parameters. </w:t>
            </w:r>
          </w:p>
        </w:tc>
      </w:tr>
      <w:tr w:rsidR="00431A57" w:rsidRPr="00431A57" w14:paraId="2DDAF5CB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F853" w14:textId="39E08395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57612" w14:textId="1F8565AE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8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Accessibility </w:t>
            </w:r>
            <w:commentRangeEnd w:id="8"/>
            <w:r w:rsidR="005E4A1C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8"/>
            </w: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(a11y) 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0F7C5D" w14:textId="536F4442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Navigation &amp; Assistive Obstacles: Form inputs lack proper screen reader labels, keyboard `Tab` navigation order is scrambled, and primary buttons fail WCAG color contrast standards.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2BDDE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Application is unusable for screen readers or keyboard-only navigation. </w:t>
            </w:r>
          </w:p>
        </w:tc>
      </w:tr>
      <w:tr w:rsidR="00431A57" w:rsidRPr="00431A57" w14:paraId="1CDACB47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483C" w14:textId="38C4D14D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23F751" w14:textId="61838DC0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commentRangeStart w:id="9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Usability Testing </w:t>
            </w:r>
            <w:commentRangeEnd w:id="9"/>
            <w:r w:rsidR="005E4A1C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9"/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D3D03E" w14:textId="0BABCE99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Deceptive Visual Hierarchy: The "Reset Form" button is styled as a prominent primary action, while the "Submit Account" button is styled as a muted, secondary gray action that looks disabled.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8B0FD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Visual styling misleads users into accidentally clearing their form data. </w:t>
            </w:r>
          </w:p>
        </w:tc>
      </w:tr>
      <w:tr w:rsidR="00431A57" w:rsidRPr="00431A57" w14:paraId="706445BE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35E4" w14:textId="72A51A58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E1302A" w14:textId="236AD0AA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10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Responsive Testing </w:t>
            </w:r>
            <w:commentRangeEnd w:id="10"/>
            <w:r w:rsidR="00C479AD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10"/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0187E8" w14:textId="024DDC14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Viewport Occlusion: On mobile screen sizes (screen width under 600px), a fixed footer banner completely overlaps and blocks physical clicks to the submission button.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7C884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Layout breaks on small viewports, blocking critical user conversion paths. </w:t>
            </w:r>
          </w:p>
        </w:tc>
      </w:tr>
      <w:tr w:rsidR="00431A57" w:rsidRPr="00431A57" w14:paraId="7DCD3CFD" w14:textId="77777777" w:rsidTr="00431A57">
        <w:trPr>
          <w:trHeight w:val="576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8967" w14:textId="31D11C78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8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A8062A" w14:textId="682083F8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Localization (L10n) 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1599F" w14:textId="6C3BC441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Character Encoding Corruption: Entering non-ASCII or Right-to-Left (e.g., Hebrew) names causes the system to display mangled text (`???` or broken glyphs) on the dashboard.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D7CC80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System fails to support international character sets and RTL languages. </w:t>
            </w:r>
          </w:p>
        </w:tc>
      </w:tr>
      <w:tr w:rsidR="00431A57" w:rsidRPr="00431A57" w14:paraId="53D0C9F8" w14:textId="77777777" w:rsidTr="00431A57">
        <w:trPr>
          <w:trHeight w:val="864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9A4BB" w14:textId="28A7D60D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9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21664A" w14:textId="1F28382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</w:t>
            </w:r>
            <w:commentRangeStart w:id="11"/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Metamorphic Testing </w:t>
            </w:r>
            <w:commentRangeEnd w:id="11"/>
            <w:r w:rsidR="00C479AD" w:rsidRPr="00431A57">
              <w:rPr>
                <w:rStyle w:val="CommentReference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commentReference w:id="11"/>
            </w:r>
          </w:p>
        </w:tc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5DDBE1" w14:textId="23D44712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Violation of Monotonicity Relation: Calculating team license pricing breaks the metamorphic relation $f(x_2) \ge f(x_1)$ for $x_2 &gt; x_1$. Selecting 5 seats calculates a total of $50, but selecting 10 seats calculates a total of $30 (without any bulk discount notice), violating expected numerical properties. </w:t>
            </w:r>
          </w:p>
        </w:tc>
        <w:tc>
          <w:tcPr>
            <w:tcW w:w="2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92D04" w14:textId="77777777" w:rsidR="00431A57" w:rsidRPr="00431A57" w:rsidRDefault="00431A57" w:rsidP="00431A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</w:pPr>
            <w:r w:rsidRPr="00431A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L" w:eastAsia="en-IL"/>
                <w14:ligatures w14:val="none"/>
              </w:rPr>
              <w:t xml:space="preserve"> Testing via Metamorphic Relations: Increasing input quantity $x$ yields an illogical reduction in total output cost $f(x)$ without explicit business rules. </w:t>
            </w:r>
          </w:p>
        </w:tc>
      </w:tr>
    </w:tbl>
    <w:p w14:paraId="358273F7" w14:textId="2AAC013E" w:rsidR="002673E6" w:rsidRPr="002673E6" w:rsidRDefault="002673E6" w:rsidP="002673E6">
      <w:pPr>
        <w:rPr>
          <w:lang w:val="en-IL"/>
        </w:rPr>
      </w:pPr>
    </w:p>
    <w:p w14:paraId="68A793C9" w14:textId="77777777" w:rsidR="002673E6" w:rsidRPr="002673E6" w:rsidRDefault="002673E6" w:rsidP="002673E6">
      <w:pPr>
        <w:rPr>
          <w:lang w:val="en-IL"/>
        </w:rPr>
      </w:pPr>
    </w:p>
    <w:p w14:paraId="7FDD63AD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 5. Support, Hints, &amp; Instructor Controls</w:t>
      </w:r>
    </w:p>
    <w:p w14:paraId="6B45E5FF" w14:textId="77777777" w:rsidR="002673E6" w:rsidRPr="002673E6" w:rsidRDefault="002673E6" w:rsidP="002673E6">
      <w:pPr>
        <w:rPr>
          <w:lang w:val="en-IL"/>
        </w:rPr>
      </w:pPr>
    </w:p>
    <w:p w14:paraId="7395551B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To support classroom dynamics, the app includes two distinct hidden key-combo mechanisms active from the moment the site is launched:</w:t>
      </w:r>
    </w:p>
    <w:p w14:paraId="42EED52F" w14:textId="77777777" w:rsidR="002673E6" w:rsidRPr="002673E6" w:rsidRDefault="002673E6" w:rsidP="002673E6">
      <w:pPr>
        <w:rPr>
          <w:lang w:val="en-IL"/>
        </w:rPr>
      </w:pPr>
    </w:p>
    <w:p w14:paraId="5F7546F6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### 5.1 Student Hint Banner (`Ctrl + Shift + H` / `Cmd + Shift + H`)</w:t>
      </w:r>
    </w:p>
    <w:p w14:paraId="313031DF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**Availability:**</w:t>
      </w:r>
      <w:r w:rsidRPr="002673E6">
        <w:rPr>
          <w:lang w:val="en-IL"/>
        </w:rPr>
        <w:t xml:space="preserve"> Enabled from the start of the exercise.</w:t>
      </w:r>
    </w:p>
    <w:p w14:paraId="20F5FE12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**Purpose:**</w:t>
      </w:r>
      <w:r w:rsidRPr="002673E6">
        <w:rPr>
          <w:lang w:val="en-IL"/>
        </w:rPr>
        <w:t xml:space="preserve"> Students can toggle this shortcut at any point if they get stuck or need orientation on what dimension to explore.</w:t>
      </w:r>
    </w:p>
    <w:p w14:paraId="1820CC03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**Behavior:**</w:t>
      </w:r>
      <w:r w:rsidRPr="002673E6">
        <w:rPr>
          <w:lang w:val="en-IL"/>
        </w:rPr>
        <w:t xml:space="preserve"> Toggles a clean, floating banner at the bottom corner of the screen.</w:t>
      </w:r>
    </w:p>
    <w:p w14:paraId="3D3F4FE7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**Content:**</w:t>
      </w:r>
    </w:p>
    <w:p w14:paraId="40E92F54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&gt; </w:t>
      </w:r>
      <w:r w:rsidRPr="002673E6">
        <w:rPr>
          <w:rFonts w:ascii="Segoe UI Emoji" w:hAnsi="Segoe UI Emoji" w:cs="Segoe UI Emoji"/>
          <w:lang w:val="en-IL"/>
        </w:rPr>
        <w:t>🕵️</w:t>
      </w:r>
      <w:r w:rsidRPr="002673E6">
        <w:rPr>
          <w:lang w:val="en-IL"/>
        </w:rPr>
        <w:t xml:space="preserve"> </w:t>
      </w:r>
      <w:r w:rsidRPr="002673E6">
        <w:rPr>
          <w:b/>
          <w:bCs/>
          <w:lang w:val="en-IL"/>
        </w:rPr>
        <w:t>**Exercise Hint:**</w:t>
      </w:r>
      <w:r w:rsidRPr="002673E6">
        <w:rPr>
          <w:lang w:val="en-IL"/>
        </w:rPr>
        <w:t xml:space="preserve"> Your assigned instance focuses on </w:t>
      </w:r>
      <w:r w:rsidRPr="002673E6">
        <w:rPr>
          <w:b/>
          <w:bCs/>
          <w:lang w:val="en-IL"/>
        </w:rPr>
        <w:t>**[Name of Testing Type]**</w:t>
      </w:r>
      <w:r w:rsidRPr="002673E6">
        <w:rPr>
          <w:lang w:val="en-IL"/>
        </w:rPr>
        <w:t>.  </w:t>
      </w:r>
    </w:p>
    <w:p w14:paraId="4CC97E42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&gt; </w:t>
      </w:r>
      <w:r w:rsidRPr="002673E6">
        <w:rPr>
          <w:i/>
          <w:iCs/>
          <w:lang w:val="en-IL"/>
        </w:rPr>
        <w:t>*Focus your exploration on how the application handles this specific dimension!*</w:t>
      </w:r>
    </w:p>
    <w:p w14:paraId="68FD9486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**Note:**</w:t>
      </w:r>
      <w:r w:rsidRPr="002673E6">
        <w:rPr>
          <w:lang w:val="en-IL"/>
        </w:rPr>
        <w:t xml:space="preserve"> Read-only for students; contains no controls to modify or reset the assigned variant.</w:t>
      </w:r>
    </w:p>
    <w:p w14:paraId="6337BDC2" w14:textId="77777777" w:rsidR="002673E6" w:rsidRPr="002673E6" w:rsidRDefault="002673E6" w:rsidP="002673E6">
      <w:pPr>
        <w:rPr>
          <w:lang w:val="en-IL"/>
        </w:rPr>
      </w:pPr>
    </w:p>
    <w:p w14:paraId="6C779696" w14:textId="77777777" w:rsidR="002673E6" w:rsidRPr="002673E6" w:rsidRDefault="002673E6" w:rsidP="002673E6">
      <w:pPr>
        <w:rPr>
          <w:lang w:val="en-IL"/>
        </w:rPr>
      </w:pPr>
      <w:r w:rsidRPr="002673E6">
        <w:rPr>
          <w:b/>
          <w:bCs/>
          <w:lang w:val="en-IL"/>
        </w:rPr>
        <w:t>### 5.2 Instructor Admin Panel (`Ctrl + Shift + A` / `Cmd + Shift + A`)</w:t>
      </w:r>
    </w:p>
    <w:p w14:paraId="42D8F3E6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**Availability:**</w:t>
      </w:r>
      <w:r w:rsidRPr="002673E6">
        <w:rPr>
          <w:lang w:val="en-IL"/>
        </w:rPr>
        <w:t xml:space="preserve"> Restricted shortcut for faculty/TAs.</w:t>
      </w:r>
    </w:p>
    <w:p w14:paraId="18119EB1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**Purpose:**</w:t>
      </w:r>
      <w:r w:rsidRPr="002673E6">
        <w:rPr>
          <w:lang w:val="en-IL"/>
        </w:rPr>
        <w:t xml:space="preserve"> Allows instructors to inspect, verify, or override a student's assigned variant during lab sessions, grading reviews, or live lectures.</w:t>
      </w:r>
    </w:p>
    <w:p w14:paraId="7701A17F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**Behavior:**</w:t>
      </w:r>
      <w:r w:rsidRPr="002673E6">
        <w:rPr>
          <w:lang w:val="en-IL"/>
        </w:rPr>
        <w:t xml:space="preserve"> Opens a modal dialog with administrative controls.</w:t>
      </w:r>
    </w:p>
    <w:p w14:paraId="149D83FE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*   </w:t>
      </w:r>
      <w:r w:rsidRPr="002673E6">
        <w:rPr>
          <w:b/>
          <w:bCs/>
          <w:lang w:val="en-IL"/>
        </w:rPr>
        <w:t>**Panel Options:**</w:t>
      </w:r>
    </w:p>
    <w:p w14:paraId="79DD6EAD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 xml:space="preserve">    *   </w:t>
      </w:r>
      <w:r w:rsidRPr="002673E6">
        <w:rPr>
          <w:b/>
          <w:bCs/>
          <w:lang w:val="en-IL"/>
        </w:rPr>
        <w:t>**Current Instance Inspection:**</w:t>
      </w:r>
      <w:r w:rsidRPr="002673E6">
        <w:rPr>
          <w:lang w:val="en-IL"/>
        </w:rPr>
        <w:t xml:space="preserve"> Displays Variant ID, Category, and internal bug details.</w:t>
      </w:r>
    </w:p>
    <w:p w14:paraId="3EEBE706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    *   `[Reset Variant]`: Clears `localStorage` and assigns a new random variant.</w:t>
      </w:r>
    </w:p>
    <w:p w14:paraId="7B0A9489" w14:textId="77777777" w:rsidR="002673E6" w:rsidRPr="002673E6" w:rsidRDefault="002673E6" w:rsidP="002673E6">
      <w:pPr>
        <w:rPr>
          <w:lang w:val="en-IL"/>
        </w:rPr>
      </w:pPr>
      <w:r w:rsidRPr="002673E6">
        <w:rPr>
          <w:lang w:val="en-IL"/>
        </w:rPr>
        <w:t>    *   `[Force Variant Dropdown v]`: Instantly switches the active machine to any specific variant (0–9) for live demonstrations.</w:t>
      </w:r>
    </w:p>
    <w:p w14:paraId="7F949DDA" w14:textId="77777777" w:rsidR="00F329FF" w:rsidRDefault="00F329FF">
      <w:pPr>
        <w:rPr>
          <w:lang w:val="en-IL"/>
        </w:rPr>
      </w:pPr>
    </w:p>
    <w:p w14:paraId="3EC628FC" w14:textId="77777777" w:rsidR="000D27BA" w:rsidRDefault="000D27BA">
      <w:pPr>
        <w:rPr>
          <w:lang w:val="en-IL"/>
        </w:rPr>
      </w:pPr>
    </w:p>
    <w:p w14:paraId="6E06ABD5" w14:textId="5F2DFE44" w:rsidR="000D27BA" w:rsidRDefault="000D27BA" w:rsidP="000D27BA">
      <w:pPr>
        <w:rPr>
          <w:ins w:id="12" w:author="Michael Stahl" w:date="2026-08-17T15:47:00Z" w16du:dateUtc="2026-08-17T12:47:00Z"/>
          <w:lang w:val="en-IL"/>
        </w:rPr>
      </w:pPr>
      <w:ins w:id="13" w:author="Michael Stahl" w:date="2026-08-17T15:46:00Z" w16du:dateUtc="2026-08-17T12:46:00Z">
        <w:r>
          <w:rPr>
            <w:lang w:val="en-IL"/>
          </w:rPr>
          <w:t>Missing re</w:t>
        </w:r>
      </w:ins>
      <w:ins w:id="14" w:author="Michael Stahl" w:date="2026-08-17T15:47:00Z" w16du:dateUtc="2026-08-17T12:47:00Z">
        <w:r>
          <w:rPr>
            <w:lang w:val="en-IL"/>
          </w:rPr>
          <w:t xml:space="preserve">quirements: </w:t>
        </w:r>
      </w:ins>
    </w:p>
    <w:p w14:paraId="00B9CD11" w14:textId="43C02BC1" w:rsidR="000D27BA" w:rsidRDefault="000D27BA" w:rsidP="000D27BA">
      <w:pPr>
        <w:pStyle w:val="ListParagraph"/>
        <w:numPr>
          <w:ilvl w:val="0"/>
          <w:numId w:val="1"/>
        </w:numPr>
        <w:rPr>
          <w:ins w:id="15" w:author="Michael Stahl" w:date="2026-08-17T15:47:00Z" w16du:dateUtc="2026-08-17T12:47:00Z"/>
          <w:lang w:val="en-IL"/>
        </w:rPr>
      </w:pPr>
      <w:ins w:id="16" w:author="Michael Stahl" w:date="2026-08-17T15:47:00Z" w16du:dateUtc="2026-08-17T12:47:00Z">
        <w:r>
          <w:rPr>
            <w:lang w:val="en-IL"/>
          </w:rPr>
          <w:t>How student’s activity is logged</w:t>
        </w:r>
        <w:r w:rsidR="00105D14">
          <w:rPr>
            <w:lang w:val="en-IL"/>
          </w:rPr>
          <w:t>, to evaluate students participation in the class.</w:t>
        </w:r>
      </w:ins>
    </w:p>
    <w:p w14:paraId="43F528A2" w14:textId="78A5201E" w:rsidR="00105D14" w:rsidRDefault="00AF31E2" w:rsidP="000D27BA">
      <w:pPr>
        <w:pStyle w:val="ListParagraph"/>
        <w:numPr>
          <w:ilvl w:val="0"/>
          <w:numId w:val="1"/>
        </w:numPr>
        <w:rPr>
          <w:ins w:id="17" w:author="Michael Stahl" w:date="2026-08-17T15:48:00Z" w16du:dateUtc="2026-08-17T12:48:00Z"/>
          <w:lang w:val="en-IL"/>
        </w:rPr>
      </w:pPr>
      <w:ins w:id="18" w:author="Michael Stahl" w:date="2026-08-17T15:47:00Z" w16du:dateUtc="2026-08-17T12:47:00Z">
        <w:r>
          <w:rPr>
            <w:lang w:val="en-IL"/>
          </w:rPr>
          <w:t>If each variant contains the same amou</w:t>
        </w:r>
      </w:ins>
      <w:ins w:id="19" w:author="Michael Stahl" w:date="2026-08-17T15:48:00Z" w16du:dateUtc="2026-08-17T12:48:00Z">
        <w:r>
          <w:rPr>
            <w:lang w:val="en-IL"/>
          </w:rPr>
          <w:t>nt of bugs. Consider having a leaderboard showing the score of each student</w:t>
        </w:r>
      </w:ins>
    </w:p>
    <w:p w14:paraId="200F668A" w14:textId="77777777" w:rsidR="002F3F77" w:rsidRPr="002F3F77" w:rsidRDefault="002F3F77" w:rsidP="002F3F77">
      <w:pPr>
        <w:rPr>
          <w:lang w:val="en-IL"/>
        </w:rPr>
      </w:pPr>
    </w:p>
    <w:sectPr w:rsidR="002F3F77" w:rsidRPr="002F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 Stahl" w:date="2026-08-17T15:51:00Z" w:initials="MS">
    <w:p w14:paraId="57A880A0" w14:textId="77777777" w:rsidR="007A0370" w:rsidRDefault="00131A56" w:rsidP="007A0370">
      <w:pPr>
        <w:pStyle w:val="CommentText"/>
      </w:pPr>
      <w:r>
        <w:rPr>
          <w:rStyle w:val="CommentReference"/>
        </w:rPr>
        <w:annotationRef/>
      </w:r>
      <w:r w:rsidR="007A0370">
        <w:t>The general direction is good. Maybe I can even use something like this for the exam…</w:t>
      </w:r>
    </w:p>
    <w:p w14:paraId="765B65A5" w14:textId="77777777" w:rsidR="007A0370" w:rsidRDefault="007A0370" w:rsidP="007A0370">
      <w:pPr>
        <w:pStyle w:val="CommentText"/>
      </w:pPr>
    </w:p>
    <w:p w14:paraId="08FF1A33" w14:textId="77777777" w:rsidR="007A0370" w:rsidRDefault="007A0370" w:rsidP="007A0370">
      <w:pPr>
        <w:pStyle w:val="CommentText"/>
      </w:pPr>
      <w:r>
        <w:t xml:space="preserve">I am unclear what the app does other than open an account. </w:t>
      </w:r>
    </w:p>
  </w:comment>
  <w:comment w:id="1" w:author="Michael Stahl" w:date="2026-08-17T15:25:00Z" w:initials="MS">
    <w:p w14:paraId="2A62008B" w14:textId="77777777" w:rsidR="003C22BA" w:rsidRDefault="003C22BA" w:rsidP="003C22BA">
      <w:pPr>
        <w:pStyle w:val="CommentText"/>
      </w:pPr>
      <w:r>
        <w:rPr>
          <w:rStyle w:val="CommentReference"/>
        </w:rPr>
        <w:annotationRef/>
      </w:r>
      <w:r>
        <w:t xml:space="preserve">Metamorphic is covered by another exercise, so no need to test it here. </w:t>
      </w:r>
    </w:p>
    <w:p w14:paraId="0CBBA340" w14:textId="77777777" w:rsidR="003C22BA" w:rsidRDefault="003C22BA" w:rsidP="003C22BA">
      <w:pPr>
        <w:pStyle w:val="CommentText"/>
      </w:pPr>
      <w:r>
        <w:t>Types to cover (cover as many as possible)</w:t>
      </w:r>
    </w:p>
    <w:p w14:paraId="15727E0F" w14:textId="77777777" w:rsidR="003C22BA" w:rsidRDefault="003C22BA" w:rsidP="003C22BA">
      <w:pPr>
        <w:pStyle w:val="CommentText"/>
        <w:ind w:left="300"/>
      </w:pPr>
      <w:r>
        <w:t>Compatibility</w:t>
      </w:r>
    </w:p>
    <w:p w14:paraId="645AB494" w14:textId="77777777" w:rsidR="003C22BA" w:rsidRDefault="003C22BA" w:rsidP="003C22BA">
      <w:pPr>
        <w:pStyle w:val="CommentText"/>
        <w:ind w:left="300"/>
      </w:pPr>
      <w:r>
        <w:t xml:space="preserve">Regulatory </w:t>
      </w:r>
    </w:p>
    <w:p w14:paraId="06CE7546" w14:textId="77777777" w:rsidR="003C22BA" w:rsidRDefault="003C22BA" w:rsidP="003C22BA">
      <w:pPr>
        <w:pStyle w:val="CommentText"/>
        <w:ind w:left="300"/>
      </w:pPr>
      <w:r>
        <w:t>Regression</w:t>
      </w:r>
    </w:p>
    <w:p w14:paraId="3975BA4C" w14:textId="77777777" w:rsidR="003C22BA" w:rsidRDefault="003C22BA" w:rsidP="003C22BA">
      <w:pPr>
        <w:pStyle w:val="CommentText"/>
        <w:ind w:left="300"/>
      </w:pPr>
      <w:r>
        <w:t>Performance: load, stress, memory use, CPU use, accuracy</w:t>
      </w:r>
    </w:p>
    <w:p w14:paraId="7478D477" w14:textId="77777777" w:rsidR="003C22BA" w:rsidRDefault="003C22BA" w:rsidP="003C22BA">
      <w:pPr>
        <w:pStyle w:val="CommentText"/>
        <w:ind w:left="300"/>
      </w:pPr>
      <w:r>
        <w:t>Reliability</w:t>
      </w:r>
    </w:p>
    <w:p w14:paraId="5A7BD7C8" w14:textId="77777777" w:rsidR="003C22BA" w:rsidRDefault="003C22BA" w:rsidP="003C22BA">
      <w:pPr>
        <w:pStyle w:val="CommentText"/>
        <w:ind w:left="300"/>
      </w:pPr>
      <w:r>
        <w:t>Usability</w:t>
      </w:r>
    </w:p>
    <w:p w14:paraId="5C120BEA" w14:textId="77777777" w:rsidR="003C22BA" w:rsidRDefault="003C22BA" w:rsidP="003C22BA">
      <w:pPr>
        <w:pStyle w:val="CommentText"/>
        <w:ind w:left="300"/>
      </w:pPr>
      <w:r>
        <w:t>Localization</w:t>
      </w:r>
    </w:p>
    <w:p w14:paraId="3B5FFE4E" w14:textId="77777777" w:rsidR="003C22BA" w:rsidRDefault="003C22BA" w:rsidP="003C22BA">
      <w:pPr>
        <w:pStyle w:val="CommentText"/>
        <w:ind w:left="300"/>
      </w:pPr>
      <w:r>
        <w:t>Accessibility</w:t>
      </w:r>
    </w:p>
    <w:p w14:paraId="013C8636" w14:textId="77777777" w:rsidR="003C22BA" w:rsidRDefault="003C22BA" w:rsidP="003C22BA">
      <w:pPr>
        <w:pStyle w:val="CommentText"/>
        <w:ind w:left="300"/>
      </w:pPr>
      <w:r>
        <w:t>Security</w:t>
      </w:r>
    </w:p>
  </w:comment>
  <w:comment w:id="2" w:author="Michael Stahl" w:date="2026-08-17T15:27:00Z" w:initials="MS">
    <w:p w14:paraId="1009B8F4" w14:textId="77777777" w:rsidR="00771573" w:rsidRDefault="00771573" w:rsidP="00771573">
      <w:pPr>
        <w:pStyle w:val="CommentText"/>
      </w:pPr>
      <w:r>
        <w:rPr>
          <w:rStyle w:val="CommentReference"/>
        </w:rPr>
        <w:annotationRef/>
      </w:r>
      <w:r>
        <w:t xml:space="preserve">Better if there is a way to identify the student by their PC or something, so even if they access via a different PC or browser they are recognized. This should be possible by recognizing their Azrieli email + the fact that they need to log-in after they first create an account. </w:t>
      </w:r>
    </w:p>
  </w:comment>
  <w:comment w:id="3" w:author="Michael Stahl" w:date="2026-08-17T15:31:00Z" w:initials="MS">
    <w:p w14:paraId="01758878" w14:textId="77777777" w:rsidR="00D05E3F" w:rsidRDefault="00D05E3F" w:rsidP="00D05E3F">
      <w:pPr>
        <w:pStyle w:val="CommentText"/>
      </w:pPr>
      <w:r>
        <w:rPr>
          <w:rStyle w:val="CommentReference"/>
        </w:rPr>
        <w:annotationRef/>
      </w:r>
      <w:r>
        <w:t>Possible issues ideas:</w:t>
      </w:r>
    </w:p>
    <w:p w14:paraId="15011832" w14:textId="77777777" w:rsidR="00D05E3F" w:rsidRDefault="00D05E3F" w:rsidP="00D05E3F">
      <w:pPr>
        <w:pStyle w:val="CommentText"/>
        <w:ind w:left="300"/>
      </w:pPr>
      <w:r>
        <w:t>Contrast</w:t>
      </w:r>
    </w:p>
    <w:p w14:paraId="6609FD45" w14:textId="77777777" w:rsidR="00D05E3F" w:rsidRDefault="00D05E3F" w:rsidP="00D05E3F">
      <w:pPr>
        <w:pStyle w:val="CommentText"/>
        <w:ind w:left="300"/>
      </w:pPr>
      <w:r>
        <w:t>A non-active button is not grayed out; an active button is grayed out</w:t>
      </w:r>
    </w:p>
    <w:p w14:paraId="284633DF" w14:textId="77777777" w:rsidR="00D05E3F" w:rsidRDefault="00D05E3F" w:rsidP="00D05E3F">
      <w:pPr>
        <w:pStyle w:val="CommentText"/>
        <w:ind w:left="300"/>
      </w:pPr>
      <w:r>
        <w:t xml:space="preserve">“Enter” does not work as “submit” </w:t>
      </w:r>
    </w:p>
    <w:p w14:paraId="2840AE1B" w14:textId="77777777" w:rsidR="00D05E3F" w:rsidRDefault="00D05E3F" w:rsidP="00D05E3F">
      <w:pPr>
        <w:pStyle w:val="CommentText"/>
        <w:ind w:left="300"/>
      </w:pPr>
      <w:r>
        <w:t>Too-small font</w:t>
      </w:r>
    </w:p>
    <w:p w14:paraId="54640F35" w14:textId="77777777" w:rsidR="00D05E3F" w:rsidRDefault="00D05E3F" w:rsidP="00D05E3F">
      <w:pPr>
        <w:pStyle w:val="CommentText"/>
        <w:ind w:left="300"/>
      </w:pPr>
      <w:r>
        <w:t>Font too large to fit the allocated space</w:t>
      </w:r>
    </w:p>
    <w:p w14:paraId="1DA85672" w14:textId="77777777" w:rsidR="00D05E3F" w:rsidRDefault="00D05E3F" w:rsidP="00D05E3F">
      <w:pPr>
        <w:pStyle w:val="CommentText"/>
        <w:ind w:left="300"/>
      </w:pPr>
      <w:r>
        <w:t>For slightly long operation, no indication that a click was registered (clicking once does nothing; clicking again says “you already clicked”. )</w:t>
      </w:r>
    </w:p>
    <w:p w14:paraId="5E09265C" w14:textId="77777777" w:rsidR="00D05E3F" w:rsidRDefault="00D05E3F" w:rsidP="00D05E3F">
      <w:pPr>
        <w:pStyle w:val="CommentText"/>
        <w:ind w:left="300"/>
      </w:pPr>
      <w:r>
        <w:t>Different fonts on the same page</w:t>
      </w:r>
    </w:p>
    <w:p w14:paraId="58B15E75" w14:textId="77777777" w:rsidR="00D05E3F" w:rsidRDefault="00D05E3F" w:rsidP="00D05E3F">
      <w:pPr>
        <w:pStyle w:val="CommentText"/>
        <w:ind w:left="300"/>
      </w:pPr>
      <w:r>
        <w:t>No scroll-bar when needed</w:t>
      </w:r>
    </w:p>
  </w:comment>
  <w:comment w:id="4" w:author="Michael Stahl" w:date="2026-08-17T15:35:00Z" w:initials="MS">
    <w:p w14:paraId="5ACFBEB7" w14:textId="77777777" w:rsidR="00431A57" w:rsidRDefault="00431A57" w:rsidP="00431A57">
      <w:pPr>
        <w:pStyle w:val="CommentText"/>
      </w:pPr>
      <w:r>
        <w:rPr>
          <w:rStyle w:val="CommentReference"/>
        </w:rPr>
        <w:annotationRef/>
      </w:r>
      <w:r>
        <w:t>Not really a test type. Replace with something else</w:t>
      </w:r>
    </w:p>
  </w:comment>
  <w:comment w:id="5" w:author="Michael Stahl" w:date="2026-08-17T15:35:00Z" w:initials="MS">
    <w:p w14:paraId="1A7DF008" w14:textId="77777777" w:rsidR="00431A57" w:rsidRDefault="00431A57" w:rsidP="00431A57">
      <w:pPr>
        <w:pStyle w:val="CommentText"/>
      </w:pPr>
      <w:r>
        <w:rPr>
          <w:rStyle w:val="CommentReference"/>
        </w:rPr>
        <w:annotationRef/>
      </w:r>
      <w:r>
        <w:t>Not really a test type. Replace with something else</w:t>
      </w:r>
    </w:p>
  </w:comment>
  <w:comment w:id="6" w:author="Michael Stahl" w:date="2026-08-17T15:37:00Z" w:initials="MS">
    <w:p w14:paraId="367D453C" w14:textId="77777777" w:rsidR="00163A39" w:rsidRDefault="00163A39" w:rsidP="00163A39">
      <w:pPr>
        <w:pStyle w:val="CommentText"/>
      </w:pPr>
      <w:r>
        <w:rPr>
          <w:rStyle w:val="CommentReference"/>
        </w:rPr>
        <w:annotationRef/>
      </w:r>
      <w:r>
        <w:t>Mix of two test types: Performance and UI. Suggest to break these (so in the performance variant there is a user feedback).</w:t>
      </w:r>
    </w:p>
    <w:p w14:paraId="7ED5EE2D" w14:textId="77777777" w:rsidR="00163A39" w:rsidRDefault="00163A39" w:rsidP="00163A39">
      <w:pPr>
        <w:pStyle w:val="CommentText"/>
      </w:pPr>
    </w:p>
    <w:p w14:paraId="6175AC55" w14:textId="77777777" w:rsidR="00163A39" w:rsidRDefault="00163A39" w:rsidP="00163A39">
      <w:pPr>
        <w:pStyle w:val="CommentText"/>
      </w:pPr>
      <w:r>
        <w:t>Also, there are many types of performance and I suggest to have variants for at least some of them. See the list of test types in a previous comment.</w:t>
      </w:r>
    </w:p>
  </w:comment>
  <w:comment w:id="7" w:author="Michael Stahl" w:date="2026-08-17T15:42:00Z" w:initials="MS">
    <w:p w14:paraId="53140E06" w14:textId="77777777" w:rsidR="005C59D1" w:rsidRDefault="00DA5EF0" w:rsidP="005C59D1">
      <w:pPr>
        <w:pStyle w:val="CommentText"/>
      </w:pPr>
      <w:r>
        <w:rPr>
          <w:rStyle w:val="CommentReference"/>
        </w:rPr>
        <w:annotationRef/>
      </w:r>
      <w:r w:rsidR="005C59D1">
        <w:t xml:space="preserve">Add also: </w:t>
      </w:r>
    </w:p>
    <w:p w14:paraId="436ACB3B" w14:textId="77777777" w:rsidR="005C59D1" w:rsidRDefault="005C59D1" w:rsidP="005C59D1">
      <w:pPr>
        <w:pStyle w:val="CommentText"/>
      </w:pPr>
    </w:p>
    <w:p w14:paraId="7303621C" w14:textId="77777777" w:rsidR="005C59D1" w:rsidRDefault="005C59D1" w:rsidP="005C59D1">
      <w:pPr>
        <w:pStyle w:val="CommentText"/>
      </w:pPr>
      <w:r>
        <w:t>UI bugs: when keyin-in the password, no indication that anything is keyed-in (like in Linux); no option to view the password in clear text</w:t>
      </w:r>
      <w:r>
        <w:br/>
      </w:r>
      <w:r>
        <w:br/>
        <w:t xml:space="preserve">Security: Once registered, a mail is sent to the user with the password in clear text. </w:t>
      </w:r>
    </w:p>
    <w:p w14:paraId="63D7B78B" w14:textId="77777777" w:rsidR="005C59D1" w:rsidRDefault="005C59D1" w:rsidP="005C59D1">
      <w:pPr>
        <w:pStyle w:val="CommentText"/>
      </w:pPr>
    </w:p>
    <w:p w14:paraId="65A93493" w14:textId="77777777" w:rsidR="005C59D1" w:rsidRDefault="005C59D1" w:rsidP="005C59D1">
      <w:pPr>
        <w:pStyle w:val="CommentText"/>
      </w:pPr>
      <w:r>
        <w:t>Security: incorrect email (or username) generates and error “No account with this name”</w:t>
      </w:r>
    </w:p>
    <w:p w14:paraId="2752C684" w14:textId="77777777" w:rsidR="005C59D1" w:rsidRDefault="005C59D1" w:rsidP="005C59D1">
      <w:pPr>
        <w:pStyle w:val="CommentText"/>
      </w:pPr>
    </w:p>
    <w:p w14:paraId="2D968B00" w14:textId="77777777" w:rsidR="005C59D1" w:rsidRDefault="005C59D1" w:rsidP="005C59D1">
      <w:pPr>
        <w:pStyle w:val="CommentText"/>
      </w:pPr>
      <w:r>
        <w:t>Security: no slow-down or lockout on multiple access attempts</w:t>
      </w:r>
    </w:p>
    <w:p w14:paraId="035F38B3" w14:textId="77777777" w:rsidR="005C59D1" w:rsidRDefault="005C59D1" w:rsidP="005C59D1">
      <w:pPr>
        <w:pStyle w:val="CommentText"/>
      </w:pPr>
    </w:p>
    <w:p w14:paraId="770ED941" w14:textId="77777777" w:rsidR="005C59D1" w:rsidRDefault="005C59D1" w:rsidP="005C59D1">
      <w:pPr>
        <w:pStyle w:val="CommentText"/>
      </w:pPr>
      <w:r>
        <w:t xml:space="preserve">Security (or is it Usability? Functionality?): no “forgot password” option. </w:t>
      </w:r>
    </w:p>
    <w:p w14:paraId="0FB19597" w14:textId="77777777" w:rsidR="005C59D1" w:rsidRDefault="005C59D1" w:rsidP="005C59D1">
      <w:pPr>
        <w:pStyle w:val="CommentText"/>
      </w:pPr>
    </w:p>
    <w:p w14:paraId="2AC488D0" w14:textId="77777777" w:rsidR="005C59D1" w:rsidRDefault="005C59D1" w:rsidP="005C59D1">
      <w:pPr>
        <w:pStyle w:val="CommentText"/>
      </w:pPr>
      <w:r>
        <w:t>Security: No auto-logout</w:t>
      </w:r>
    </w:p>
    <w:p w14:paraId="50C16DED" w14:textId="77777777" w:rsidR="005C59D1" w:rsidRDefault="005C59D1" w:rsidP="005C59D1">
      <w:pPr>
        <w:pStyle w:val="CommentText"/>
      </w:pPr>
    </w:p>
    <w:p w14:paraId="27A2F930" w14:textId="77777777" w:rsidR="005C59D1" w:rsidRDefault="005C59D1" w:rsidP="005C59D1">
      <w:pPr>
        <w:pStyle w:val="CommentText"/>
      </w:pPr>
      <w:r>
        <w:t>Usability: Auto-logout is too quick (e.g. a warning popup after 10 seconds of inactivity)</w:t>
      </w:r>
    </w:p>
    <w:p w14:paraId="323E62FB" w14:textId="77777777" w:rsidR="005C59D1" w:rsidRDefault="005C59D1" w:rsidP="005C59D1">
      <w:pPr>
        <w:pStyle w:val="CommentText"/>
      </w:pPr>
    </w:p>
    <w:p w14:paraId="77695901" w14:textId="77777777" w:rsidR="005C59D1" w:rsidRDefault="005C59D1" w:rsidP="005C59D1">
      <w:pPr>
        <w:pStyle w:val="CommentText"/>
      </w:pPr>
      <w:r>
        <w:t>Security: ability to skip entering the password by providing the phone number; the code sent is always the same, regardless to the user.  Or: The code is too short (e.g. 2 digits)</w:t>
      </w:r>
    </w:p>
  </w:comment>
  <w:comment w:id="8" w:author="Michael Stahl" w:date="2026-08-17T15:44:00Z" w:initials="MS">
    <w:p w14:paraId="552E465E" w14:textId="77777777" w:rsidR="005E4A1C" w:rsidRDefault="005E4A1C" w:rsidP="005E4A1C">
      <w:pPr>
        <w:pStyle w:val="CommentText"/>
      </w:pPr>
      <w:r>
        <w:rPr>
          <w:rStyle w:val="CommentReference"/>
        </w:rPr>
        <w:annotationRef/>
      </w:r>
      <w:r>
        <w:t>Students are not familiar with accessibility issues, except maybe use of TAB. Maybe skip this test type.</w:t>
      </w:r>
    </w:p>
  </w:comment>
  <w:comment w:id="9" w:author="Michael Stahl" w:date="2026-08-17T15:44:00Z" w:initials="MS">
    <w:p w14:paraId="5BDC8673" w14:textId="77777777" w:rsidR="005E4A1C" w:rsidRDefault="005E4A1C" w:rsidP="005E4A1C">
      <w:pPr>
        <w:pStyle w:val="CommentText"/>
      </w:pPr>
      <w:r>
        <w:rPr>
          <w:rStyle w:val="CommentReference"/>
        </w:rPr>
        <w:annotationRef/>
      </w:r>
      <w:r>
        <w:t>See various suggestions I listed in previous comments.</w:t>
      </w:r>
    </w:p>
  </w:comment>
  <w:comment w:id="10" w:author="Michael Stahl" w:date="2026-08-17T15:45:00Z" w:initials="MS">
    <w:p w14:paraId="3FB8B14B" w14:textId="77777777" w:rsidR="00C479AD" w:rsidRDefault="00C479AD" w:rsidP="00C479AD">
      <w:pPr>
        <w:pStyle w:val="CommentText"/>
      </w:pPr>
      <w:r>
        <w:rPr>
          <w:rStyle w:val="CommentReference"/>
        </w:rPr>
        <w:annotationRef/>
      </w:r>
      <w:r>
        <w:t>I thnk this qualifies as “compatibility testing”</w:t>
      </w:r>
    </w:p>
  </w:comment>
  <w:comment w:id="11" w:author="Michael Stahl" w:date="2026-08-17T15:45:00Z" w:initials="MS">
    <w:p w14:paraId="018E08EB" w14:textId="77777777" w:rsidR="00C479AD" w:rsidRDefault="00C479AD" w:rsidP="00C479AD">
      <w:pPr>
        <w:pStyle w:val="CommentText"/>
      </w:pPr>
      <w:r>
        <w:rPr>
          <w:rStyle w:val="CommentReference"/>
        </w:rPr>
        <w:annotationRef/>
      </w:r>
      <w:r>
        <w:t>Replace with other types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FF1A33" w15:done="0"/>
  <w15:commentEx w15:paraId="013C8636" w15:done="0"/>
  <w15:commentEx w15:paraId="1009B8F4" w15:done="0"/>
  <w15:commentEx w15:paraId="58B15E75" w15:done="0"/>
  <w15:commentEx w15:paraId="5ACFBEB7" w15:done="0"/>
  <w15:commentEx w15:paraId="1A7DF008" w15:done="0"/>
  <w15:commentEx w15:paraId="6175AC55" w15:done="0"/>
  <w15:commentEx w15:paraId="77695901" w15:done="0"/>
  <w15:commentEx w15:paraId="552E465E" w15:done="0"/>
  <w15:commentEx w15:paraId="5BDC8673" w15:done="0"/>
  <w15:commentEx w15:paraId="3FB8B14B" w15:done="0"/>
  <w15:commentEx w15:paraId="018E08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3B2B5C" w16cex:dateUtc="2026-08-17T12:51:00Z"/>
  <w16cex:commentExtensible w16cex:durableId="24875DCF" w16cex:dateUtc="2026-08-17T12:25:00Z"/>
  <w16cex:commentExtensible w16cex:durableId="748262E9" w16cex:dateUtc="2026-08-17T12:27:00Z"/>
  <w16cex:commentExtensible w16cex:durableId="5CE9BA60" w16cex:dateUtc="2026-08-17T12:31:00Z"/>
  <w16cex:commentExtensible w16cex:durableId="79FBB4C3" w16cex:dateUtc="2026-08-17T12:35:00Z"/>
  <w16cex:commentExtensible w16cex:durableId="748D21A8" w16cex:dateUtc="2026-08-17T12:35:00Z"/>
  <w16cex:commentExtensible w16cex:durableId="7B41DE6D" w16cex:dateUtc="2026-08-17T12:37:00Z"/>
  <w16cex:commentExtensible w16cex:durableId="0719AF2C" w16cex:dateUtc="2026-08-17T12:42:00Z"/>
  <w16cex:commentExtensible w16cex:durableId="2B652CF0" w16cex:dateUtc="2026-08-17T12:44:00Z"/>
  <w16cex:commentExtensible w16cex:durableId="62E73A93" w16cex:dateUtc="2026-08-17T12:44:00Z"/>
  <w16cex:commentExtensible w16cex:durableId="68EB68E9" w16cex:dateUtc="2026-08-17T12:45:00Z"/>
  <w16cex:commentExtensible w16cex:durableId="120B6982" w16cex:dateUtc="2026-08-17T12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FF1A33" w16cid:durableId="463B2B5C"/>
  <w16cid:commentId w16cid:paraId="013C8636" w16cid:durableId="24875DCF"/>
  <w16cid:commentId w16cid:paraId="1009B8F4" w16cid:durableId="748262E9"/>
  <w16cid:commentId w16cid:paraId="58B15E75" w16cid:durableId="5CE9BA60"/>
  <w16cid:commentId w16cid:paraId="5ACFBEB7" w16cid:durableId="79FBB4C3"/>
  <w16cid:commentId w16cid:paraId="1A7DF008" w16cid:durableId="748D21A8"/>
  <w16cid:commentId w16cid:paraId="6175AC55" w16cid:durableId="7B41DE6D"/>
  <w16cid:commentId w16cid:paraId="77695901" w16cid:durableId="0719AF2C"/>
  <w16cid:commentId w16cid:paraId="552E465E" w16cid:durableId="2B652CF0"/>
  <w16cid:commentId w16cid:paraId="5BDC8673" w16cid:durableId="62E73A93"/>
  <w16cid:commentId w16cid:paraId="3FB8B14B" w16cid:durableId="68EB68E9"/>
  <w16cid:commentId w16cid:paraId="018E08EB" w16cid:durableId="120B69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5A54"/>
    <w:multiLevelType w:val="hybridMultilevel"/>
    <w:tmpl w:val="104802D4"/>
    <w:lvl w:ilvl="0" w:tplc="1884FD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2911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 Stahl">
    <w15:presenceInfo w15:providerId="Windows Live" w15:userId="1bd406a94c0b4a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E6"/>
    <w:rsid w:val="000D27BA"/>
    <w:rsid w:val="00105D14"/>
    <w:rsid w:val="0012181B"/>
    <w:rsid w:val="00127C2B"/>
    <w:rsid w:val="00131A56"/>
    <w:rsid w:val="00163A39"/>
    <w:rsid w:val="00225EF4"/>
    <w:rsid w:val="0024509D"/>
    <w:rsid w:val="002673E6"/>
    <w:rsid w:val="002B531C"/>
    <w:rsid w:val="002D02C3"/>
    <w:rsid w:val="002F3F77"/>
    <w:rsid w:val="00317FE3"/>
    <w:rsid w:val="003C22BA"/>
    <w:rsid w:val="00431A57"/>
    <w:rsid w:val="005C59D1"/>
    <w:rsid w:val="005E4A1C"/>
    <w:rsid w:val="00771573"/>
    <w:rsid w:val="007A0370"/>
    <w:rsid w:val="00845467"/>
    <w:rsid w:val="00870848"/>
    <w:rsid w:val="009C21A0"/>
    <w:rsid w:val="00A12728"/>
    <w:rsid w:val="00A728A8"/>
    <w:rsid w:val="00AF31E2"/>
    <w:rsid w:val="00BE0C65"/>
    <w:rsid w:val="00C43FF1"/>
    <w:rsid w:val="00C479AD"/>
    <w:rsid w:val="00C738F5"/>
    <w:rsid w:val="00D05E3F"/>
    <w:rsid w:val="00D9671A"/>
    <w:rsid w:val="00DA5EF0"/>
    <w:rsid w:val="00E46850"/>
    <w:rsid w:val="00E81E96"/>
    <w:rsid w:val="00EF1DA5"/>
    <w:rsid w:val="00EF3CD0"/>
    <w:rsid w:val="00F329FF"/>
    <w:rsid w:val="00FA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929A"/>
  <w15:chartTrackingRefBased/>
  <w15:docId w15:val="{14797BA8-55EA-491C-B123-C22707DB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E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E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E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E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E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E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E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E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E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E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6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E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673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22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2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2B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2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2BA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D27BA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Stahl</dc:creator>
  <cp:keywords/>
  <dc:description/>
  <cp:lastModifiedBy>Michael Stahl</cp:lastModifiedBy>
  <cp:revision>19</cp:revision>
  <dcterms:created xsi:type="dcterms:W3CDTF">2026-08-17T12:12:00Z</dcterms:created>
  <dcterms:modified xsi:type="dcterms:W3CDTF">2026-08-17T12:52:00Z</dcterms:modified>
</cp:coreProperties>
</file>